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3F97" w14:textId="77777777" w:rsidR="003D5EF2" w:rsidRPr="00115B15" w:rsidRDefault="003D5EF2" w:rsidP="003D5EF2">
      <w:pPr>
        <w:pStyle w:val="Title"/>
        <w:jc w:val="center"/>
        <w:rPr>
          <w:rFonts w:ascii="Arial" w:hAnsi="Arial" w:cs="Arial"/>
          <w:b/>
          <w:bCs/>
          <w:sz w:val="48"/>
          <w:szCs w:val="48"/>
        </w:rPr>
      </w:pPr>
      <w:r w:rsidRPr="00115B15">
        <w:rPr>
          <w:rFonts w:ascii="Arial" w:hAnsi="Arial" w:cs="Arial"/>
          <w:b/>
          <w:bCs/>
          <w:sz w:val="48"/>
          <w:szCs w:val="48"/>
        </w:rPr>
        <w:t>Mapping Microglia Parameters Software</w:t>
      </w:r>
    </w:p>
    <w:p w14:paraId="2A3F9701" w14:textId="61930E56" w:rsidR="003D5EF2" w:rsidRPr="003451D9" w:rsidRDefault="003D5EF2" w:rsidP="003D5EF2">
      <w:pPr>
        <w:pStyle w:val="Title"/>
        <w:jc w:val="center"/>
        <w:rPr>
          <w:rFonts w:ascii="Arial" w:hAnsi="Arial" w:cs="Arial"/>
          <w:b/>
          <w:bCs/>
          <w:sz w:val="36"/>
          <w:szCs w:val="36"/>
        </w:rPr>
      </w:pPr>
      <w:r>
        <w:rPr>
          <w:rFonts w:ascii="Arial" w:hAnsi="Arial" w:cs="Arial"/>
          <w:b/>
          <w:bCs/>
          <w:sz w:val="36"/>
          <w:szCs w:val="36"/>
        </w:rPr>
        <w:t>Installation</w:t>
      </w:r>
      <w:r w:rsidRPr="003451D9">
        <w:rPr>
          <w:rFonts w:ascii="Arial" w:hAnsi="Arial" w:cs="Arial"/>
          <w:b/>
          <w:bCs/>
          <w:sz w:val="36"/>
          <w:szCs w:val="36"/>
        </w:rPr>
        <w:t xml:space="preserve"> Guide</w:t>
      </w:r>
    </w:p>
    <w:p w14:paraId="6490BAFB" w14:textId="77777777" w:rsidR="003D5EF2" w:rsidRDefault="003D5EF2" w:rsidP="003D5EF2"/>
    <w:p w14:paraId="1F62232D" w14:textId="2E67B4B3" w:rsidR="003D5EF2" w:rsidRDefault="003D5EF2" w:rsidP="003D5EF2">
      <w:pPr>
        <w:rPr>
          <w:rFonts w:ascii="Arial" w:hAnsi="Arial" w:cs="Arial"/>
          <w:b/>
          <w:bCs/>
          <w:color w:val="2F5496" w:themeColor="accent1" w:themeShade="BF"/>
          <w:sz w:val="32"/>
          <w:szCs w:val="32"/>
        </w:rPr>
      </w:pPr>
      <w:r w:rsidRPr="00115B15">
        <w:rPr>
          <w:rFonts w:ascii="Arial" w:hAnsi="Arial" w:cs="Arial"/>
          <w:b/>
          <w:bCs/>
          <w:color w:val="2F5496" w:themeColor="accent1" w:themeShade="BF"/>
          <w:sz w:val="32"/>
          <w:szCs w:val="32"/>
        </w:rPr>
        <w:t xml:space="preserve">Introduction </w:t>
      </w:r>
      <w:r>
        <w:rPr>
          <w:rFonts w:ascii="Arial" w:hAnsi="Arial" w:cs="Arial"/>
          <w:b/>
          <w:bCs/>
          <w:color w:val="2F5496" w:themeColor="accent1" w:themeShade="BF"/>
          <w:sz w:val="32"/>
          <w:szCs w:val="32"/>
        </w:rPr>
        <w:t>t</w:t>
      </w:r>
      <w:r w:rsidRPr="00115B15">
        <w:rPr>
          <w:rFonts w:ascii="Arial" w:hAnsi="Arial" w:cs="Arial"/>
          <w:b/>
          <w:bCs/>
          <w:color w:val="2F5496" w:themeColor="accent1" w:themeShade="BF"/>
          <w:sz w:val="32"/>
          <w:szCs w:val="32"/>
        </w:rPr>
        <w:t xml:space="preserve">o </w:t>
      </w:r>
      <w:r>
        <w:rPr>
          <w:rFonts w:ascii="Arial" w:hAnsi="Arial" w:cs="Arial"/>
          <w:b/>
          <w:bCs/>
          <w:color w:val="2F5496" w:themeColor="accent1" w:themeShade="BF"/>
          <w:sz w:val="32"/>
          <w:szCs w:val="32"/>
        </w:rPr>
        <w:t xml:space="preserve">installing and running </w:t>
      </w:r>
      <w:r w:rsidR="00E94D2C">
        <w:rPr>
          <w:rFonts w:ascii="Arial" w:hAnsi="Arial" w:cs="Arial"/>
          <w:b/>
          <w:bCs/>
          <w:color w:val="2F5496" w:themeColor="accent1" w:themeShade="BF"/>
          <w:sz w:val="32"/>
          <w:szCs w:val="32"/>
        </w:rPr>
        <w:t>P</w:t>
      </w:r>
      <w:r>
        <w:rPr>
          <w:rFonts w:ascii="Arial" w:hAnsi="Arial" w:cs="Arial"/>
          <w:b/>
          <w:bCs/>
          <w:color w:val="2F5496" w:themeColor="accent1" w:themeShade="BF"/>
          <w:sz w:val="32"/>
          <w:szCs w:val="32"/>
        </w:rPr>
        <w:t>ython-based softwares and scripts</w:t>
      </w:r>
    </w:p>
    <w:p w14:paraId="1B242884" w14:textId="77777777" w:rsidR="003D5EF2" w:rsidRDefault="003D5EF2" w:rsidP="003D5EF2">
      <w:pPr>
        <w:rPr>
          <w:rFonts w:ascii="Arial" w:hAnsi="Arial" w:cs="Arial"/>
          <w:b/>
          <w:bCs/>
          <w:color w:val="2F5496" w:themeColor="accent1" w:themeShade="BF"/>
          <w:sz w:val="32"/>
          <w:szCs w:val="32"/>
        </w:rPr>
      </w:pPr>
    </w:p>
    <w:p w14:paraId="24EE7868" w14:textId="10F30254" w:rsidR="003D5EF2" w:rsidRDefault="003D5EF2" w:rsidP="003D5EF2">
      <w:pPr>
        <w:rPr>
          <w:rFonts w:ascii="Arial" w:hAnsi="Arial" w:cs="Arial"/>
          <w:color w:val="000000" w:themeColor="text1"/>
        </w:rPr>
      </w:pPr>
      <w:r>
        <w:rPr>
          <w:rFonts w:ascii="Arial" w:hAnsi="Arial" w:cs="Arial"/>
          <w:color w:val="000000" w:themeColor="text1"/>
        </w:rPr>
        <w:t xml:space="preserve">MMPS is a Python-based software that can capture subtle microglial morphologies. One of the advantages of this program over others in the literature is that is designed to be easy, fast, user-oriented, and </w:t>
      </w:r>
      <w:r>
        <w:rPr>
          <w:rFonts w:ascii="Arial" w:hAnsi="Arial" w:cs="Arial"/>
          <w:b/>
          <w:bCs/>
          <w:color w:val="000000" w:themeColor="text1"/>
        </w:rPr>
        <w:t>requires no coding experience</w:t>
      </w:r>
      <w:r>
        <w:rPr>
          <w:rFonts w:ascii="Arial" w:hAnsi="Arial" w:cs="Arial"/>
          <w:color w:val="000000" w:themeColor="text1"/>
        </w:rPr>
        <w:t xml:space="preserve">! This is possible through packaging of the original script, Python language, and all dependencies into an executable file for Mac through </w:t>
      </w:r>
      <w:proofErr w:type="spellStart"/>
      <w:r>
        <w:rPr>
          <w:rFonts w:ascii="Arial" w:hAnsi="Arial" w:cs="Arial"/>
          <w:color w:val="000000" w:themeColor="text1"/>
        </w:rPr>
        <w:t>PyInstaller</w:t>
      </w:r>
      <w:proofErr w:type="spellEnd"/>
      <w:r>
        <w:rPr>
          <w:rFonts w:ascii="Arial" w:hAnsi="Arial" w:cs="Arial"/>
          <w:color w:val="000000" w:themeColor="text1"/>
        </w:rPr>
        <w:t xml:space="preserve">. If using Windows, the python script itself must be used. </w:t>
      </w:r>
    </w:p>
    <w:p w14:paraId="6C0E5B75" w14:textId="77777777" w:rsidR="003D5EF2" w:rsidRDefault="003D5EF2" w:rsidP="003D5EF2">
      <w:pPr>
        <w:rPr>
          <w:rFonts w:ascii="Arial" w:hAnsi="Arial" w:cs="Arial"/>
          <w:color w:val="000000" w:themeColor="text1"/>
        </w:rPr>
      </w:pPr>
    </w:p>
    <w:p w14:paraId="2860BBE5" w14:textId="011133E4" w:rsidR="00AC1EC7" w:rsidRPr="00AC1EC7" w:rsidRDefault="00AC1EC7" w:rsidP="003D5EF2">
      <w:pPr>
        <w:rPr>
          <w:rFonts w:ascii="Arial" w:hAnsi="Arial" w:cs="Arial"/>
          <w:b/>
          <w:bCs/>
          <w:color w:val="4472C4" w:themeColor="accent1"/>
        </w:rPr>
      </w:pPr>
      <w:r>
        <w:rPr>
          <w:rFonts w:ascii="Arial" w:hAnsi="Arial" w:cs="Arial"/>
          <w:b/>
          <w:bCs/>
          <w:color w:val="4472C4" w:themeColor="accent1"/>
        </w:rPr>
        <w:t>How to Download the Software for Mac (NO CODING NEEDED)</w:t>
      </w:r>
    </w:p>
    <w:p w14:paraId="70FAA65D" w14:textId="0C0058B8" w:rsidR="003D5EF2" w:rsidRDefault="003D5EF2" w:rsidP="003D5EF2">
      <w:pPr>
        <w:rPr>
          <w:rFonts w:ascii="Arial" w:hAnsi="Arial" w:cs="Arial"/>
          <w:color w:val="000000" w:themeColor="text1"/>
        </w:rPr>
      </w:pPr>
      <w:r>
        <w:rPr>
          <w:rFonts w:ascii="Arial" w:hAnsi="Arial" w:cs="Arial"/>
          <w:color w:val="000000" w:themeColor="text1"/>
        </w:rPr>
        <w:t xml:space="preserve">To download the app, visit our GitHub the “NeurodegenerativePharmaceuticalLab” and selecting the “Mapping-Microglial-Parameters-Software” repository. Alternatively, visit the </w:t>
      </w:r>
      <w:r w:rsidR="00AC1EC7">
        <w:rPr>
          <w:rFonts w:ascii="Arial" w:hAnsi="Arial" w:cs="Arial"/>
          <w:color w:val="000000" w:themeColor="text1"/>
        </w:rPr>
        <w:t>l</w:t>
      </w:r>
      <w:r>
        <w:rPr>
          <w:rFonts w:ascii="Arial" w:hAnsi="Arial" w:cs="Arial"/>
          <w:color w:val="000000" w:themeColor="text1"/>
        </w:rPr>
        <w:t xml:space="preserve">ink below. </w:t>
      </w:r>
    </w:p>
    <w:p w14:paraId="4FFE2DDE" w14:textId="617C9901" w:rsidR="003D5EF2" w:rsidRDefault="00E94D2C" w:rsidP="003D5EF2">
      <w:pPr>
        <w:rPr>
          <w:rFonts w:ascii="Arial" w:hAnsi="Arial" w:cs="Arial"/>
          <w:color w:val="000000" w:themeColor="text1"/>
        </w:rPr>
      </w:pPr>
      <w:r>
        <w:rPr>
          <w:rFonts w:ascii="Arial" w:hAnsi="Arial" w:cs="Arial"/>
          <w:color w:val="000000" w:themeColor="text1"/>
        </w:rPr>
        <w:fldChar w:fldCharType="begin"/>
      </w:r>
      <w:ins w:id="0" w:author="Dominick Cicala" w:date="2026-05-07T10:08:00Z" w16du:dateUtc="2026-05-07T14:08:00Z">
        <w:r>
          <w:rPr>
            <w:rFonts w:ascii="Arial" w:hAnsi="Arial" w:cs="Arial"/>
            <w:color w:val="000000" w:themeColor="text1"/>
          </w:rPr>
          <w:instrText>HYPERLINK "</w:instrText>
        </w:r>
      </w:ins>
      <w:r w:rsidRPr="003D5EF2">
        <w:rPr>
          <w:rFonts w:ascii="Arial" w:hAnsi="Arial" w:cs="Arial"/>
          <w:color w:val="000000" w:themeColor="text1"/>
        </w:rPr>
        <w:instrText>https://github.com/NeurodegenerativePharmaceuticalLab/Mapping-Microglia-Parameters-Software</w:instrText>
      </w:r>
      <w:ins w:id="1" w:author="Dominick Cicala" w:date="2026-05-07T10:08:00Z" w16du:dateUtc="2026-05-07T14:08:00Z">
        <w:r>
          <w:rPr>
            <w:rFonts w:ascii="Arial" w:hAnsi="Arial" w:cs="Arial"/>
            <w:color w:val="000000" w:themeColor="text1"/>
          </w:rPr>
          <w:instrText>"</w:instrText>
        </w:r>
      </w:ins>
      <w:r>
        <w:rPr>
          <w:rFonts w:ascii="Arial" w:hAnsi="Arial" w:cs="Arial"/>
          <w:color w:val="000000" w:themeColor="text1"/>
        </w:rPr>
        <w:fldChar w:fldCharType="separate"/>
      </w:r>
      <w:r w:rsidRPr="004B1B50">
        <w:rPr>
          <w:rStyle w:val="Hyperlink"/>
          <w:rFonts w:ascii="Arial" w:hAnsi="Arial" w:cs="Arial"/>
        </w:rPr>
        <w:t>https://github.com/NeurodegenerativePharmaceuticalLab/Mapping-Microglia-Parameters-Software</w:t>
      </w:r>
      <w:r>
        <w:rPr>
          <w:rFonts w:ascii="Arial" w:hAnsi="Arial" w:cs="Arial"/>
          <w:color w:val="000000" w:themeColor="text1"/>
        </w:rPr>
        <w:fldChar w:fldCharType="end"/>
      </w:r>
    </w:p>
    <w:p w14:paraId="7831A41B" w14:textId="77777777" w:rsidR="00E94D2C" w:rsidRDefault="00E94D2C" w:rsidP="003D5EF2">
      <w:pPr>
        <w:rPr>
          <w:rFonts w:ascii="Arial" w:hAnsi="Arial" w:cs="Arial"/>
          <w:color w:val="000000" w:themeColor="text1"/>
        </w:rPr>
      </w:pPr>
      <w:r>
        <w:rPr>
          <w:rFonts w:ascii="Arial" w:hAnsi="Arial" w:cs="Arial"/>
          <w:color w:val="000000" w:themeColor="text1"/>
        </w:rPr>
        <w:t xml:space="preserve">Here, all supporting documentation for software usage, plugin usage, and code can be found. </w:t>
      </w:r>
    </w:p>
    <w:p w14:paraId="30D1B9D8" w14:textId="557D26BC" w:rsidR="00E94D2C" w:rsidRDefault="00E94D2C" w:rsidP="003D5EF2">
      <w:pPr>
        <w:rPr>
          <w:rFonts w:ascii="Arial" w:hAnsi="Arial" w:cs="Arial"/>
          <w:color w:val="000000" w:themeColor="text1"/>
        </w:rPr>
      </w:pPr>
      <w:r>
        <w:rPr>
          <w:rFonts w:ascii="Arial" w:hAnsi="Arial" w:cs="Arial"/>
          <w:color w:val="000000" w:themeColor="text1"/>
        </w:rPr>
        <w:t>Once there, find the section labeled “Releases” as in the image below.</w:t>
      </w:r>
      <w:r w:rsidR="00CD67E3">
        <w:rPr>
          <w:rFonts w:ascii="Arial" w:hAnsi="Arial" w:cs="Arial"/>
          <w:color w:val="000000" w:themeColor="text1"/>
        </w:rPr>
        <w:t xml:space="preserve"> A more direct link to this page is:</w:t>
      </w:r>
    </w:p>
    <w:p w14:paraId="6FFFBF6F" w14:textId="671E5D79" w:rsidR="00CD67E3" w:rsidRDefault="00CD67E3" w:rsidP="003D5EF2">
      <w:pPr>
        <w:rPr>
          <w:rFonts w:ascii="Arial" w:hAnsi="Arial" w:cs="Arial"/>
          <w:color w:val="000000" w:themeColor="text1"/>
        </w:rPr>
      </w:pPr>
      <w:hyperlink r:id="rId4" w:history="1">
        <w:r w:rsidRPr="004B1B50">
          <w:rPr>
            <w:rStyle w:val="Hyperlink"/>
            <w:rFonts w:ascii="Arial" w:hAnsi="Arial" w:cs="Arial"/>
          </w:rPr>
          <w:t>https://github.com/NeurodegenerativePharmaceuticalLab/Mapping-Microglia-Parameters-Software/releases/tag/v1.00</w:t>
        </w:r>
      </w:hyperlink>
    </w:p>
    <w:p w14:paraId="7EB9BDEB" w14:textId="77777777" w:rsidR="00CD67E3" w:rsidRPr="003D5EF2" w:rsidRDefault="00CD67E3" w:rsidP="003D5EF2">
      <w:pPr>
        <w:rPr>
          <w:rFonts w:ascii="Arial" w:hAnsi="Arial" w:cs="Arial"/>
          <w:color w:val="000000" w:themeColor="text1"/>
        </w:rPr>
      </w:pPr>
    </w:p>
    <w:p w14:paraId="7D48ACAB" w14:textId="0AB1F964" w:rsidR="004F5942" w:rsidRDefault="00E94D2C">
      <w:r>
        <w:rPr>
          <w:rFonts w:ascii="Arial" w:hAnsi="Arial" w:cs="Arial"/>
          <w:noProof/>
          <w:color w:val="000000" w:themeColor="text1"/>
        </w:rPr>
        <w:lastRenderedPageBreak/>
        <mc:AlternateContent>
          <mc:Choice Requires="wps">
            <w:drawing>
              <wp:anchor distT="0" distB="0" distL="114300" distR="114300" simplePos="0" relativeHeight="251659264" behindDoc="0" locked="0" layoutInCell="1" allowOverlap="1" wp14:anchorId="773FB89B" wp14:editId="3D137DDD">
                <wp:simplePos x="0" y="0"/>
                <wp:positionH relativeFrom="column">
                  <wp:posOffset>3817534</wp:posOffset>
                </wp:positionH>
                <wp:positionV relativeFrom="paragraph">
                  <wp:posOffset>1461792</wp:posOffset>
                </wp:positionV>
                <wp:extent cx="816459" cy="297266"/>
                <wp:effectExtent l="12700" t="12700" r="9525" b="7620"/>
                <wp:wrapNone/>
                <wp:docPr id="119602285" name="Rectangle 3"/>
                <wp:cNvGraphicFramePr/>
                <a:graphic xmlns:a="http://schemas.openxmlformats.org/drawingml/2006/main">
                  <a:graphicData uri="http://schemas.microsoft.com/office/word/2010/wordprocessingShape">
                    <wps:wsp>
                      <wps:cNvSpPr/>
                      <wps:spPr>
                        <a:xfrm>
                          <a:off x="0" y="0"/>
                          <a:ext cx="816459" cy="297266"/>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7E91B" id="Rectangle 3" o:spid="_x0000_s1026" style="position:absolute;margin-left:300.6pt;margin-top:115.1pt;width:64.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" filled="f" strokecolor="#c00000" strokeweight="2.25pt"/>
            </w:pict>
          </mc:Fallback>
        </mc:AlternateContent>
      </w:r>
      <w:r>
        <w:rPr>
          <w:noProof/>
        </w:rPr>
        <w:drawing>
          <wp:inline distT="0" distB="0" distL="0" distR="0" wp14:anchorId="6E599F56" wp14:editId="5A24EE81">
            <wp:extent cx="5943600" cy="3115310"/>
            <wp:effectExtent l="0" t="0" r="0" b="0"/>
            <wp:docPr id="185090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4585" name="Picture 18509045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14:paraId="5A1F8980" w14:textId="49986D1D" w:rsidR="00E94D2C" w:rsidRDefault="00E94D2C"/>
    <w:p w14:paraId="1979CFCE" w14:textId="0DD43713" w:rsidR="00A61B04" w:rsidRDefault="00E94D2C" w:rsidP="00A61B04">
      <w:r>
        <w:t xml:space="preserve">Once in this section, download the MMPS-v1.00-macos.zip. Once again, this will run ONLY on Mac operating systems. </w:t>
      </w:r>
      <w:r w:rsidR="00A61B04">
        <w:t xml:space="preserve">MMPS was designed for Macs with </w:t>
      </w:r>
      <w:r w:rsidR="00A61B04">
        <w:t>Mac OS Tahoe 26.1 or later with an Apple M3 chip or better.</w:t>
      </w:r>
      <w:r w:rsidR="00A61B04">
        <w:t xml:space="preserve"> You can double-check your system capabilities on Mac by clicking the Apple icon in the top left bar and clicking “About This Mac”</w:t>
      </w:r>
      <w:r w:rsidR="00A61B04">
        <w:t xml:space="preserve"> </w:t>
      </w:r>
      <w:r w:rsidR="00A61B04">
        <w:t>.</w:t>
      </w:r>
    </w:p>
    <w:p w14:paraId="2CC9F0A9" w14:textId="77777777" w:rsidR="00A61B04" w:rsidRDefault="00A61B04" w:rsidP="00A61B04"/>
    <w:p w14:paraId="38886AC3" w14:textId="4E48BA00" w:rsidR="00A61B04" w:rsidRDefault="00A61B04" w:rsidP="00A61B04">
      <w:r>
        <w:t xml:space="preserve">The zip file is almost 500 </w:t>
      </w:r>
      <w:r w:rsidR="003F0607">
        <w:t>mb</w:t>
      </w:r>
      <w:r>
        <w:t xml:space="preserve"> and will unpack to about 1.2 </w:t>
      </w:r>
      <w:proofErr w:type="spellStart"/>
      <w:r>
        <w:t>gb</w:t>
      </w:r>
      <w:proofErr w:type="spellEnd"/>
      <w:r>
        <w:t xml:space="preserve">, so ensure there is enough computer memory for this. If memory issue cannot be fixed, running the individual python file </w:t>
      </w:r>
      <w:r w:rsidR="003F0607">
        <w:t xml:space="preserve">and downloading the separate packages </w:t>
      </w:r>
      <w:r w:rsidR="00A43645">
        <w:t>will take dramatically less space</w:t>
      </w:r>
      <w:r>
        <w:t xml:space="preserve"> since it is not packaged</w:t>
      </w:r>
      <w:r w:rsidR="003F0607">
        <w:t xml:space="preserve"> (&lt;150 mb)</w:t>
      </w:r>
      <w:r>
        <w:t>.</w:t>
      </w:r>
    </w:p>
    <w:p w14:paraId="79D428C4" w14:textId="16618FAA" w:rsidR="00E94D2C" w:rsidRDefault="00A61B04" w:rsidP="00A61B04">
      <w:r>
        <w:rPr>
          <w:rFonts w:ascii="Arial" w:hAnsi="Arial" w:cs="Arial"/>
          <w:noProof/>
          <w:color w:val="000000" w:themeColor="text1"/>
        </w:rPr>
        <w:lastRenderedPageBreak/>
        <mc:AlternateContent>
          <mc:Choice Requires="wps">
            <w:drawing>
              <wp:anchor distT="0" distB="0" distL="114300" distR="114300" simplePos="0" relativeHeight="251661312" behindDoc="0" locked="0" layoutInCell="1" allowOverlap="1" wp14:anchorId="0375E042" wp14:editId="20D666C9">
                <wp:simplePos x="0" y="0"/>
                <wp:positionH relativeFrom="column">
                  <wp:posOffset>1407160</wp:posOffset>
                </wp:positionH>
                <wp:positionV relativeFrom="paragraph">
                  <wp:posOffset>1188892</wp:posOffset>
                </wp:positionV>
                <wp:extent cx="3141206" cy="95788"/>
                <wp:effectExtent l="12700" t="12700" r="8890" b="19050"/>
                <wp:wrapNone/>
                <wp:docPr id="2118606746" name="Rectangle 3"/>
                <wp:cNvGraphicFramePr/>
                <a:graphic xmlns:a="http://schemas.openxmlformats.org/drawingml/2006/main">
                  <a:graphicData uri="http://schemas.microsoft.com/office/word/2010/wordprocessingShape">
                    <wps:wsp>
                      <wps:cNvSpPr/>
                      <wps:spPr>
                        <a:xfrm>
                          <a:off x="0" y="0"/>
                          <a:ext cx="3141206" cy="95788"/>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3FCB3" id="Rectangle 3" o:spid="_x0000_s1026" style="position:absolute;margin-left:110.8pt;margin-top:93.6pt;width:247.35pt;height: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" filled="f" strokecolor="#c00000" strokeweight="2.25pt"/>
            </w:pict>
          </mc:Fallback>
        </mc:AlternateContent>
      </w:r>
      <w:r w:rsidR="00E94D2C">
        <w:rPr>
          <w:noProof/>
        </w:rPr>
        <w:drawing>
          <wp:inline distT="0" distB="0" distL="0" distR="0" wp14:anchorId="60BA7D9C" wp14:editId="5F24D439">
            <wp:extent cx="5943600" cy="3099435"/>
            <wp:effectExtent l="0" t="0" r="0" b="0"/>
            <wp:docPr id="1300966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6288" name="Picture 13009662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84" cy="3114341"/>
                    </a:xfrm>
                    <a:prstGeom prst="rect">
                      <a:avLst/>
                    </a:prstGeom>
                  </pic:spPr>
                </pic:pic>
              </a:graphicData>
            </a:graphic>
          </wp:inline>
        </w:drawing>
      </w:r>
    </w:p>
    <w:p w14:paraId="0372131A" w14:textId="25A39472" w:rsidR="00A61B04" w:rsidRDefault="00A61B04" w:rsidP="00A61B04"/>
    <w:p w14:paraId="015C4708" w14:textId="78346D1B" w:rsidR="00A61B04" w:rsidRDefault="00A61B04" w:rsidP="00A61B04">
      <w:r>
        <w:t xml:space="preserve">Find where it downloaded to (likely the “Downloads” folder). Double click to unzip it. It will give this message when unpacking. </w:t>
      </w:r>
    </w:p>
    <w:p w14:paraId="68ACC23D" w14:textId="77777777" w:rsidR="00A61B04" w:rsidRDefault="00A61B04" w:rsidP="00C5235A">
      <w:pPr>
        <w:jc w:val="center"/>
      </w:pPr>
      <w:r>
        <w:rPr>
          <w:noProof/>
        </w:rPr>
        <w:drawing>
          <wp:inline distT="0" distB="0" distL="0" distR="0" wp14:anchorId="03B66EB3" wp14:editId="0198B520">
            <wp:extent cx="4648200" cy="1612900"/>
            <wp:effectExtent l="0" t="0" r="0" b="0"/>
            <wp:docPr id="2001349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9927" name="Picture 2001349927"/>
                    <pic:cNvPicPr/>
                  </pic:nvPicPr>
                  <pic:blipFill>
                    <a:blip r:embed="rId7">
                      <a:extLst>
                        <a:ext uri="{28A0092B-C50C-407E-A947-70E740481C1C}">
                          <a14:useLocalDpi xmlns:a14="http://schemas.microsoft.com/office/drawing/2010/main" val="0"/>
                        </a:ext>
                      </a:extLst>
                    </a:blip>
                    <a:stretch>
                      <a:fillRect/>
                    </a:stretch>
                  </pic:blipFill>
                  <pic:spPr>
                    <a:xfrm>
                      <a:off x="0" y="0"/>
                      <a:ext cx="4648200" cy="1612900"/>
                    </a:xfrm>
                    <a:prstGeom prst="rect">
                      <a:avLst/>
                    </a:prstGeom>
                  </pic:spPr>
                </pic:pic>
              </a:graphicData>
            </a:graphic>
          </wp:inline>
        </w:drawing>
      </w:r>
    </w:p>
    <w:p w14:paraId="2FE9DAAC" w14:textId="77777777" w:rsidR="00A61B04" w:rsidRDefault="00A61B04" w:rsidP="00A61B04"/>
    <w:p w14:paraId="1BB7EB20" w14:textId="64EDA6D8" w:rsidR="00A61B04" w:rsidRDefault="00A61B04" w:rsidP="00A61B04">
      <w:r>
        <w:t xml:space="preserve">When done, you should see an app with a microglia icon called “MMPS v1.00” appear. </w:t>
      </w:r>
    </w:p>
    <w:p w14:paraId="6A155E26" w14:textId="36F59DBE" w:rsidR="00A61B04" w:rsidRDefault="00A61B04" w:rsidP="00A61B04"/>
    <w:p w14:paraId="37587670" w14:textId="719EFCFA" w:rsidR="00A61B04" w:rsidRDefault="00A61B04" w:rsidP="00A61B04">
      <w:r>
        <w:rPr>
          <w:rFonts w:ascii="Arial" w:hAnsi="Arial" w:cs="Arial"/>
          <w:noProof/>
          <w:color w:val="000000" w:themeColor="text1"/>
        </w:rPr>
        <mc:AlternateContent>
          <mc:Choice Requires="wps">
            <w:drawing>
              <wp:anchor distT="0" distB="0" distL="114300" distR="114300" simplePos="0" relativeHeight="251663360" behindDoc="0" locked="0" layoutInCell="1" allowOverlap="1" wp14:anchorId="571E2416" wp14:editId="44D8FBF1">
                <wp:simplePos x="0" y="0"/>
                <wp:positionH relativeFrom="column">
                  <wp:posOffset>121188</wp:posOffset>
                </wp:positionH>
                <wp:positionV relativeFrom="paragraph">
                  <wp:posOffset>273481</wp:posOffset>
                </wp:positionV>
                <wp:extent cx="5752670" cy="219774"/>
                <wp:effectExtent l="12700" t="12700" r="13335" b="8890"/>
                <wp:wrapNone/>
                <wp:docPr id="508690142" name="Rectangle 3"/>
                <wp:cNvGraphicFramePr/>
                <a:graphic xmlns:a="http://schemas.openxmlformats.org/drawingml/2006/main">
                  <a:graphicData uri="http://schemas.microsoft.com/office/word/2010/wordprocessingShape">
                    <wps:wsp>
                      <wps:cNvSpPr/>
                      <wps:spPr>
                        <a:xfrm>
                          <a:off x="0" y="0"/>
                          <a:ext cx="5752670" cy="219774"/>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4479B" id="Rectangle 3" o:spid="_x0000_s1026" style="position:absolute;margin-left:9.55pt;margin-top:21.55pt;width:452.95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" filled="f" strokecolor="#c00000" strokeweight="2.25pt"/>
            </w:pict>
          </mc:Fallback>
        </mc:AlternateContent>
      </w:r>
      <w:r>
        <w:rPr>
          <w:noProof/>
        </w:rPr>
        <w:drawing>
          <wp:inline distT="0" distB="0" distL="0" distR="0" wp14:anchorId="1547E7C1" wp14:editId="1A8E461F">
            <wp:extent cx="5943600" cy="662940"/>
            <wp:effectExtent l="0" t="0" r="0" b="0"/>
            <wp:docPr id="763312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2921" name="Picture 763312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62940"/>
                    </a:xfrm>
                    <a:prstGeom prst="rect">
                      <a:avLst/>
                    </a:prstGeom>
                  </pic:spPr>
                </pic:pic>
              </a:graphicData>
            </a:graphic>
          </wp:inline>
        </w:drawing>
      </w:r>
    </w:p>
    <w:p w14:paraId="4E640E04" w14:textId="140EB9E2" w:rsidR="00A61B04" w:rsidRDefault="00A61B04" w:rsidP="00A61B04"/>
    <w:p w14:paraId="614B386B" w14:textId="29C49382" w:rsidR="00A61B04" w:rsidRDefault="00A61B04" w:rsidP="00A61B04">
      <w:r>
        <w:lastRenderedPageBreak/>
        <w:t>Save time for future use by dragging this to your home desktop screen. Double-click the app to open it.</w:t>
      </w:r>
    </w:p>
    <w:p w14:paraId="762832C9" w14:textId="2B3E64B9" w:rsidR="00A61B04" w:rsidRDefault="00A61B04" w:rsidP="00A61B04">
      <w:r>
        <w:t xml:space="preserve">You may receive a pop-up that asks if you are sure you want to open this. Click “Open” to fix this. You will not see this message again in the future. </w:t>
      </w:r>
    </w:p>
    <w:p w14:paraId="1D6BE891" w14:textId="630D612B" w:rsidR="00A61B04" w:rsidRDefault="00A61B04" w:rsidP="00A61B04"/>
    <w:p w14:paraId="72032425" w14:textId="6758EE5F" w:rsidR="00A61B04" w:rsidRDefault="00A61B04" w:rsidP="00A61B04"/>
    <w:p w14:paraId="2C6B315F" w14:textId="044AECF4" w:rsidR="00C5235A" w:rsidRDefault="00A61B04" w:rsidP="00C5235A">
      <w:pPr>
        <w:jc w:val="center"/>
      </w:pPr>
      <w:r>
        <w:rPr>
          <w:rFonts w:ascii="Arial" w:hAnsi="Arial" w:cs="Arial"/>
          <w:noProof/>
          <w:color w:val="000000" w:themeColor="text1"/>
        </w:rPr>
        <mc:AlternateContent>
          <mc:Choice Requires="wps">
            <w:drawing>
              <wp:anchor distT="0" distB="0" distL="114300" distR="114300" simplePos="0" relativeHeight="251665408" behindDoc="0" locked="0" layoutInCell="1" allowOverlap="1" wp14:anchorId="267EE9FE" wp14:editId="533F1089">
                <wp:simplePos x="0" y="0"/>
                <wp:positionH relativeFrom="column">
                  <wp:posOffset>3073616</wp:posOffset>
                </wp:positionH>
                <wp:positionV relativeFrom="paragraph">
                  <wp:posOffset>2457525</wp:posOffset>
                </wp:positionV>
                <wp:extent cx="1382148" cy="390256"/>
                <wp:effectExtent l="12700" t="12700" r="15240" b="16510"/>
                <wp:wrapNone/>
                <wp:docPr id="1844527251" name="Rectangle 3"/>
                <wp:cNvGraphicFramePr/>
                <a:graphic xmlns:a="http://schemas.openxmlformats.org/drawingml/2006/main">
                  <a:graphicData uri="http://schemas.microsoft.com/office/word/2010/wordprocessingShape">
                    <wps:wsp>
                      <wps:cNvSpPr/>
                      <wps:spPr>
                        <a:xfrm>
                          <a:off x="0" y="0"/>
                          <a:ext cx="1382148" cy="390256"/>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C1B70" id="Rectangle 3" o:spid="_x0000_s1026" style="position:absolute;margin-left:242pt;margin-top:193.5pt;width:108.85pt;height:3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" filled="f" strokecolor="#c00000" strokeweight="2.25pt"/>
            </w:pict>
          </mc:Fallback>
        </mc:AlternateContent>
      </w:r>
      <w:r>
        <w:rPr>
          <w:noProof/>
        </w:rPr>
        <w:drawing>
          <wp:inline distT="0" distB="0" distL="0" distR="0" wp14:anchorId="2A40B7A4" wp14:editId="028365E9">
            <wp:extent cx="3048000" cy="2921000"/>
            <wp:effectExtent l="0" t="0" r="0" b="0"/>
            <wp:docPr id="324181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81011" name="Picture 324181011"/>
                    <pic:cNvPicPr/>
                  </pic:nvPicPr>
                  <pic:blipFill>
                    <a:blip r:embed="rId9">
                      <a:extLst>
                        <a:ext uri="{28A0092B-C50C-407E-A947-70E740481C1C}">
                          <a14:useLocalDpi xmlns:a14="http://schemas.microsoft.com/office/drawing/2010/main" val="0"/>
                        </a:ext>
                      </a:extLst>
                    </a:blip>
                    <a:stretch>
                      <a:fillRect/>
                    </a:stretch>
                  </pic:blipFill>
                  <pic:spPr>
                    <a:xfrm>
                      <a:off x="0" y="0"/>
                      <a:ext cx="3048000" cy="2921000"/>
                    </a:xfrm>
                    <a:prstGeom prst="rect">
                      <a:avLst/>
                    </a:prstGeom>
                  </pic:spPr>
                </pic:pic>
              </a:graphicData>
            </a:graphic>
          </wp:inline>
        </w:drawing>
      </w:r>
    </w:p>
    <w:p w14:paraId="19D11E30" w14:textId="49BAC556" w:rsidR="00A61B04" w:rsidRDefault="00A61B04" w:rsidP="00A61B04">
      <w:r>
        <w:t>Once inside, you should see the user interface!</w:t>
      </w:r>
    </w:p>
    <w:p w14:paraId="70645B7F" w14:textId="70713824" w:rsidR="00A61B04" w:rsidRDefault="00A61B04" w:rsidP="00A61B04">
      <w:r>
        <w:rPr>
          <w:noProof/>
        </w:rPr>
        <w:drawing>
          <wp:inline distT="0" distB="0" distL="0" distR="0" wp14:anchorId="7B78299D" wp14:editId="3132DCE0">
            <wp:extent cx="5943600" cy="3038475"/>
            <wp:effectExtent l="0" t="0" r="0" b="0"/>
            <wp:docPr id="1393322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22415" name="Picture 13933224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489E82D9" w14:textId="48C49A24" w:rsidR="00A61B04" w:rsidRDefault="00A61B04" w:rsidP="00A61B04">
      <w:r>
        <w:lastRenderedPageBreak/>
        <w:t xml:space="preserve">You are ready to start! You can now follow the </w:t>
      </w:r>
      <w:proofErr w:type="spellStart"/>
      <w:r>
        <w:t>JoVE</w:t>
      </w:r>
      <w:proofErr w:type="spellEnd"/>
      <w:r>
        <w:t xml:space="preserve"> publication or MMPS Guide.docx!</w:t>
      </w:r>
    </w:p>
    <w:p w14:paraId="3293E9A1" w14:textId="77777777" w:rsidR="00A61B04" w:rsidRDefault="00A61B04" w:rsidP="00A61B04"/>
    <w:p w14:paraId="152496F0" w14:textId="768C9FF2" w:rsidR="00A61B04" w:rsidRDefault="00A61B04" w:rsidP="00A61B04">
      <w:pPr>
        <w:rPr>
          <w:rFonts w:ascii="Arial" w:hAnsi="Arial" w:cs="Arial"/>
          <w:b/>
          <w:bCs/>
          <w:color w:val="4472C4" w:themeColor="accent1"/>
        </w:rPr>
      </w:pPr>
      <w:r>
        <w:rPr>
          <w:rFonts w:ascii="Arial" w:hAnsi="Arial" w:cs="Arial"/>
          <w:b/>
          <w:bCs/>
          <w:color w:val="4472C4" w:themeColor="accent1"/>
        </w:rPr>
        <w:t xml:space="preserve">How to Download the </w:t>
      </w:r>
      <w:r>
        <w:rPr>
          <w:rFonts w:ascii="Arial" w:hAnsi="Arial" w:cs="Arial"/>
          <w:b/>
          <w:bCs/>
          <w:color w:val="4472C4" w:themeColor="accent1"/>
        </w:rPr>
        <w:t>Python</w:t>
      </w:r>
      <w:r w:rsidR="00CD67E3">
        <w:rPr>
          <w:rFonts w:ascii="Arial" w:hAnsi="Arial" w:cs="Arial"/>
          <w:b/>
          <w:bCs/>
          <w:color w:val="4472C4" w:themeColor="accent1"/>
        </w:rPr>
        <w:t xml:space="preserve"> Script and Execute it</w:t>
      </w:r>
      <w:r>
        <w:rPr>
          <w:rFonts w:ascii="Arial" w:hAnsi="Arial" w:cs="Arial"/>
          <w:b/>
          <w:bCs/>
          <w:color w:val="4472C4" w:themeColor="accent1"/>
        </w:rPr>
        <w:t xml:space="preserve"> (</w:t>
      </w:r>
      <w:r w:rsidR="00CD67E3">
        <w:rPr>
          <w:rFonts w:ascii="Arial" w:hAnsi="Arial" w:cs="Arial"/>
          <w:b/>
          <w:bCs/>
          <w:color w:val="4472C4" w:themeColor="accent1"/>
        </w:rPr>
        <w:t>Some coding knowledge needed</w:t>
      </w:r>
      <w:r>
        <w:rPr>
          <w:rFonts w:ascii="Arial" w:hAnsi="Arial" w:cs="Arial"/>
          <w:b/>
          <w:bCs/>
          <w:color w:val="4472C4" w:themeColor="accent1"/>
        </w:rPr>
        <w:t>)</w:t>
      </w:r>
    </w:p>
    <w:p w14:paraId="4BC50196" w14:textId="77777777" w:rsidR="00C5235A" w:rsidRDefault="00C5235A" w:rsidP="00A61B04">
      <w:pPr>
        <w:rPr>
          <w:rFonts w:ascii="Arial" w:hAnsi="Arial" w:cs="Arial"/>
          <w:color w:val="000000" w:themeColor="text1"/>
        </w:rPr>
      </w:pPr>
    </w:p>
    <w:p w14:paraId="0D687AA2" w14:textId="036BBC7F" w:rsidR="00C5235A" w:rsidRDefault="00C5235A" w:rsidP="00A61B04">
      <w:pPr>
        <w:rPr>
          <w:rFonts w:ascii="Arial" w:hAnsi="Arial" w:cs="Arial"/>
          <w:color w:val="000000" w:themeColor="text1"/>
        </w:rPr>
      </w:pPr>
      <w:r>
        <w:rPr>
          <w:rFonts w:ascii="Arial" w:hAnsi="Arial" w:cs="Arial"/>
          <w:color w:val="000000" w:themeColor="text1"/>
        </w:rPr>
        <w:t xml:space="preserve">Note: This </w:t>
      </w:r>
      <w:r>
        <w:rPr>
          <w:rFonts w:ascii="Arial" w:hAnsi="Arial" w:cs="Arial"/>
          <w:color w:val="000000" w:themeColor="text1"/>
        </w:rPr>
        <w:t xml:space="preserve">approach </w:t>
      </w:r>
      <w:r>
        <w:rPr>
          <w:rFonts w:ascii="Arial" w:hAnsi="Arial" w:cs="Arial"/>
          <w:color w:val="000000" w:themeColor="text1"/>
        </w:rPr>
        <w:t>takes a small amount of Python familiarity and coding knowledge.</w:t>
      </w:r>
    </w:p>
    <w:p w14:paraId="63E03AE7" w14:textId="77777777" w:rsidR="00C5235A" w:rsidRDefault="00C5235A" w:rsidP="00A61B04">
      <w:pPr>
        <w:rPr>
          <w:rFonts w:ascii="Arial" w:hAnsi="Arial" w:cs="Arial"/>
          <w:color w:val="000000" w:themeColor="text1"/>
        </w:rPr>
      </w:pPr>
    </w:p>
    <w:p w14:paraId="510EF056" w14:textId="74416FBC" w:rsidR="00CD67E3" w:rsidRDefault="00C5235A" w:rsidP="00A61B04">
      <w:pPr>
        <w:rPr>
          <w:rFonts w:ascii="Arial" w:hAnsi="Arial" w:cs="Arial"/>
          <w:color w:val="000000" w:themeColor="text1"/>
        </w:rPr>
      </w:pPr>
      <w:r w:rsidRPr="00C5235A">
        <w:rPr>
          <w:rFonts w:ascii="Arial" w:hAnsi="Arial" w:cs="Arial"/>
          <w:color w:val="000000" w:themeColor="text1"/>
        </w:rPr>
        <w:t xml:space="preserve">To begin, go to </w:t>
      </w:r>
      <w:hyperlink r:id="rId11" w:history="1">
        <w:r w:rsidRPr="004B1B50">
          <w:rPr>
            <w:rStyle w:val="Hyperlink"/>
            <w:rFonts w:ascii="Arial" w:hAnsi="Arial" w:cs="Arial"/>
          </w:rPr>
          <w:t>https://www.python.org/downloads/macos/</w:t>
        </w:r>
      </w:hyperlink>
      <w:r>
        <w:rPr>
          <w:rFonts w:ascii="Arial" w:hAnsi="Arial" w:cs="Arial"/>
          <w:color w:val="000000" w:themeColor="text1"/>
        </w:rPr>
        <w:t xml:space="preserve"> for Mac users and </w:t>
      </w:r>
      <w:hyperlink r:id="rId12" w:history="1">
        <w:r w:rsidRPr="004B1B50">
          <w:rPr>
            <w:rStyle w:val="Hyperlink"/>
            <w:rFonts w:ascii="Arial" w:hAnsi="Arial" w:cs="Arial"/>
          </w:rPr>
          <w:t>https://www.python.org/downloads/windows/</w:t>
        </w:r>
      </w:hyperlink>
      <w:r>
        <w:rPr>
          <w:rFonts w:ascii="Arial" w:hAnsi="Arial" w:cs="Arial"/>
          <w:color w:val="000000" w:themeColor="text1"/>
        </w:rPr>
        <w:t xml:space="preserve"> for Windows users.</w:t>
      </w:r>
    </w:p>
    <w:p w14:paraId="2917D3A9" w14:textId="427AA997" w:rsidR="00C5235A" w:rsidRDefault="00C5235A" w:rsidP="00A61B04">
      <w:pPr>
        <w:rPr>
          <w:rFonts w:ascii="Arial" w:hAnsi="Arial" w:cs="Arial"/>
          <w:color w:val="000000" w:themeColor="text1"/>
        </w:rPr>
      </w:pPr>
      <w:r>
        <w:rPr>
          <w:rFonts w:ascii="Arial" w:hAnsi="Arial" w:cs="Arial"/>
          <w:color w:val="000000" w:themeColor="text1"/>
        </w:rPr>
        <w:t>Using the Mac as an example, download Python 3.11 or later and unpack it.</w:t>
      </w:r>
      <w:r w:rsidR="00853F58">
        <w:rPr>
          <w:rFonts w:ascii="Arial" w:hAnsi="Arial" w:cs="Arial"/>
          <w:color w:val="000000" w:themeColor="text1"/>
        </w:rPr>
        <w:t xml:space="preserve"> It will ask you for installation permission. Allow it. Make sure to note how to find the part of the installation that says “IDLE”. This will be a terminal to launch scripts from.</w:t>
      </w:r>
    </w:p>
    <w:p w14:paraId="677B55E0" w14:textId="77777777" w:rsidR="00C5235A" w:rsidRDefault="00C5235A" w:rsidP="00A61B04">
      <w:pPr>
        <w:rPr>
          <w:rFonts w:ascii="Arial" w:hAnsi="Arial" w:cs="Arial"/>
          <w:color w:val="000000" w:themeColor="text1"/>
        </w:rPr>
      </w:pPr>
    </w:p>
    <w:p w14:paraId="18A6DD6E" w14:textId="3B688388" w:rsidR="00C5235A" w:rsidRDefault="00C5235A" w:rsidP="00A61B04">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671552" behindDoc="0" locked="0" layoutInCell="1" allowOverlap="1" wp14:anchorId="00BAEAE0" wp14:editId="2F5C603F">
                <wp:simplePos x="0" y="0"/>
                <wp:positionH relativeFrom="column">
                  <wp:posOffset>1438544</wp:posOffset>
                </wp:positionH>
                <wp:positionV relativeFrom="paragraph">
                  <wp:posOffset>1582086</wp:posOffset>
                </wp:positionV>
                <wp:extent cx="909449" cy="173280"/>
                <wp:effectExtent l="12700" t="12700" r="17780" b="17780"/>
                <wp:wrapNone/>
                <wp:docPr id="119505369" name="Rectangle 3"/>
                <wp:cNvGraphicFramePr/>
                <a:graphic xmlns:a="http://schemas.openxmlformats.org/drawingml/2006/main">
                  <a:graphicData uri="http://schemas.microsoft.com/office/word/2010/wordprocessingShape">
                    <wps:wsp>
                      <wps:cNvSpPr/>
                      <wps:spPr>
                        <a:xfrm>
                          <a:off x="0" y="0"/>
                          <a:ext cx="909449" cy="17328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B46BB" id="Rectangle 3" o:spid="_x0000_s1026" style="position:absolute;margin-left:113.25pt;margin-top:124.55pt;width:71.6pt;height:1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" filled="f" strokecolor="#c00000" strokeweight="2.25pt"/>
            </w:pict>
          </mc:Fallback>
        </mc:AlternateContent>
      </w:r>
      <w:r>
        <w:rPr>
          <w:rFonts w:ascii="Arial" w:hAnsi="Arial" w:cs="Arial"/>
          <w:noProof/>
          <w:color w:val="000000" w:themeColor="text1"/>
        </w:rPr>
        <w:drawing>
          <wp:inline distT="0" distB="0" distL="0" distR="0" wp14:anchorId="141D1E73" wp14:editId="572B0451">
            <wp:extent cx="5943600" cy="3107055"/>
            <wp:effectExtent l="0" t="0" r="0" b="4445"/>
            <wp:docPr id="161375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069" name="Picture 1613750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39DB327B" w14:textId="564BF7A6" w:rsidR="00C5235A" w:rsidRDefault="00C5235A" w:rsidP="00A61B04">
      <w:pPr>
        <w:rPr>
          <w:rFonts w:ascii="Arial" w:hAnsi="Arial" w:cs="Arial"/>
          <w:color w:val="000000" w:themeColor="text1"/>
        </w:rPr>
      </w:pPr>
    </w:p>
    <w:p w14:paraId="28B995C9" w14:textId="77777777" w:rsidR="00C5235A" w:rsidRPr="00C5235A" w:rsidRDefault="00C5235A" w:rsidP="00A61B04">
      <w:pPr>
        <w:rPr>
          <w:rFonts w:ascii="Arial" w:hAnsi="Arial" w:cs="Arial"/>
          <w:color w:val="000000" w:themeColor="text1"/>
        </w:rPr>
      </w:pPr>
    </w:p>
    <w:p w14:paraId="037018A3" w14:textId="2DE26465" w:rsidR="00CD67E3" w:rsidRDefault="00C5235A" w:rsidP="00A61B04">
      <w:pPr>
        <w:rPr>
          <w:rFonts w:ascii="Arial" w:hAnsi="Arial" w:cs="Arial"/>
          <w:color w:val="000000" w:themeColor="text1"/>
        </w:rPr>
      </w:pPr>
      <w:r>
        <w:rPr>
          <w:rFonts w:ascii="Arial" w:hAnsi="Arial" w:cs="Arial"/>
          <w:color w:val="000000" w:themeColor="text1"/>
        </w:rPr>
        <w:t xml:space="preserve">Now that Python is set up, we need to get the MMPS script to use with this. </w:t>
      </w:r>
      <w:r w:rsidR="00CD67E3" w:rsidRPr="00CD67E3">
        <w:rPr>
          <w:rFonts w:ascii="Arial" w:hAnsi="Arial" w:cs="Arial"/>
          <w:color w:val="000000" w:themeColor="text1"/>
        </w:rPr>
        <w:t>Once again</w:t>
      </w:r>
      <w:r w:rsidR="00CD67E3">
        <w:rPr>
          <w:rFonts w:ascii="Arial" w:hAnsi="Arial" w:cs="Arial"/>
          <w:color w:val="000000" w:themeColor="text1"/>
        </w:rPr>
        <w:t xml:space="preserve">, the MMPS app is </w:t>
      </w:r>
      <w:r>
        <w:rPr>
          <w:rFonts w:ascii="Arial" w:hAnsi="Arial" w:cs="Arial"/>
          <w:color w:val="000000" w:themeColor="text1"/>
        </w:rPr>
        <w:t xml:space="preserve">designed to be </w:t>
      </w:r>
      <w:r w:rsidR="00CD67E3">
        <w:rPr>
          <w:rFonts w:ascii="Arial" w:hAnsi="Arial" w:cs="Arial"/>
          <w:color w:val="000000" w:themeColor="text1"/>
        </w:rPr>
        <w:t>ready to be used just</w:t>
      </w:r>
      <w:r>
        <w:rPr>
          <w:rFonts w:ascii="Arial" w:hAnsi="Arial" w:cs="Arial"/>
          <w:color w:val="000000" w:themeColor="text1"/>
        </w:rPr>
        <w:t xml:space="preserve"> by</w:t>
      </w:r>
      <w:r w:rsidR="00CD67E3">
        <w:rPr>
          <w:rFonts w:ascii="Arial" w:hAnsi="Arial" w:cs="Arial"/>
          <w:color w:val="000000" w:themeColor="text1"/>
        </w:rPr>
        <w:t xml:space="preserve"> opening the</w:t>
      </w:r>
      <w:r>
        <w:rPr>
          <w:rFonts w:ascii="Arial" w:hAnsi="Arial" w:cs="Arial"/>
          <w:color w:val="000000" w:themeColor="text1"/>
        </w:rPr>
        <w:t xml:space="preserve"> zip</w:t>
      </w:r>
      <w:r w:rsidR="00CD67E3">
        <w:rPr>
          <w:rFonts w:ascii="Arial" w:hAnsi="Arial" w:cs="Arial"/>
          <w:color w:val="000000" w:themeColor="text1"/>
        </w:rPr>
        <w:t xml:space="preserve"> file. However, if you would </w:t>
      </w:r>
      <w:r>
        <w:rPr>
          <w:rFonts w:ascii="Arial" w:hAnsi="Arial" w:cs="Arial"/>
          <w:color w:val="000000" w:themeColor="text1"/>
        </w:rPr>
        <w:t xml:space="preserve">still </w:t>
      </w:r>
      <w:r w:rsidR="00CD67E3">
        <w:rPr>
          <w:rFonts w:ascii="Arial" w:hAnsi="Arial" w:cs="Arial"/>
          <w:color w:val="000000" w:themeColor="text1"/>
        </w:rPr>
        <w:t xml:space="preserve">like to launch it from the Python script directly, follow the guide below. </w:t>
      </w:r>
    </w:p>
    <w:p w14:paraId="56E72B97" w14:textId="77777777" w:rsidR="00CD67E3" w:rsidRDefault="00CD67E3" w:rsidP="00A61B04">
      <w:pPr>
        <w:rPr>
          <w:rFonts w:ascii="Arial" w:hAnsi="Arial" w:cs="Arial"/>
          <w:color w:val="000000" w:themeColor="text1"/>
        </w:rPr>
      </w:pPr>
    </w:p>
    <w:p w14:paraId="07537A2B" w14:textId="7015A801" w:rsidR="00C5235A" w:rsidRDefault="00C5235A" w:rsidP="00C5235A">
      <w:pPr>
        <w:rPr>
          <w:rFonts w:ascii="Arial" w:hAnsi="Arial" w:cs="Arial"/>
          <w:color w:val="000000" w:themeColor="text1"/>
        </w:rPr>
      </w:pPr>
      <w:r>
        <w:rPr>
          <w:rFonts w:ascii="Arial" w:hAnsi="Arial" w:cs="Arial"/>
          <w:color w:val="000000" w:themeColor="text1"/>
        </w:rPr>
        <w:t xml:space="preserve">First, </w:t>
      </w:r>
      <w:r>
        <w:rPr>
          <w:rFonts w:ascii="Arial" w:hAnsi="Arial" w:cs="Arial"/>
          <w:color w:val="000000" w:themeColor="text1"/>
        </w:rPr>
        <w:t xml:space="preserve">visit our GitHub the “NeurodegenerativePharmaceuticalLab” and selecting the “Mapping-Microglial-Parameters-Software” repository. Alternatively, visit the link below. </w:t>
      </w:r>
    </w:p>
    <w:p w14:paraId="1FDF17D2" w14:textId="7952B1A4" w:rsidR="00C5235A" w:rsidRDefault="00C5235A" w:rsidP="00A61B04">
      <w:pPr>
        <w:rPr>
          <w:rFonts w:ascii="Arial" w:hAnsi="Arial" w:cs="Arial"/>
          <w:color w:val="000000" w:themeColor="text1"/>
        </w:rPr>
      </w:pPr>
    </w:p>
    <w:p w14:paraId="3EA87B23" w14:textId="41E26CCD" w:rsidR="00C5235A" w:rsidRDefault="00C5235A" w:rsidP="00C5235A">
      <w:pPr>
        <w:rPr>
          <w:rFonts w:ascii="Arial" w:hAnsi="Arial" w:cs="Arial"/>
          <w:color w:val="000000" w:themeColor="text1"/>
        </w:rPr>
      </w:pPr>
      <w:r>
        <w:rPr>
          <w:rFonts w:ascii="Arial" w:hAnsi="Arial" w:cs="Arial"/>
          <w:color w:val="000000" w:themeColor="text1"/>
        </w:rPr>
        <w:fldChar w:fldCharType="begin"/>
      </w:r>
      <w:r>
        <w:rPr>
          <w:rFonts w:ascii="Arial" w:hAnsi="Arial" w:cs="Arial"/>
          <w:color w:val="000000" w:themeColor="text1"/>
        </w:rPr>
        <w:instrText>HYPERLINK "</w:instrText>
      </w:r>
      <w:r w:rsidRPr="00C5235A">
        <w:rPr>
          <w:rFonts w:ascii="Arial" w:hAnsi="Arial" w:cs="Arial"/>
          <w:color w:val="000000" w:themeColor="text1"/>
        </w:rPr>
        <w:instrText>https://github.com/NeurodegenerativePharmaceuticalLab/Mapping-Microglia-Parameters-Software</w:instrText>
      </w:r>
      <w:r>
        <w:rPr>
          <w:rFonts w:ascii="Arial" w:hAnsi="Arial" w:cs="Arial"/>
          <w:color w:val="000000" w:themeColor="text1"/>
        </w:rPr>
        <w:instrText>"</w:instrText>
      </w:r>
      <w:r>
        <w:rPr>
          <w:rFonts w:ascii="Arial" w:hAnsi="Arial" w:cs="Arial"/>
          <w:color w:val="000000" w:themeColor="text1"/>
        </w:rPr>
        <w:fldChar w:fldCharType="separate"/>
      </w:r>
      <w:r w:rsidRPr="004B1B50">
        <w:rPr>
          <w:rStyle w:val="Hyperlink"/>
          <w:rFonts w:ascii="Arial" w:hAnsi="Arial" w:cs="Arial"/>
        </w:rPr>
        <w:t>https://github.com/NeurodegenerativePharmaceuticalLab/Mapping-Microglia-Parameters-Software</w:t>
      </w:r>
      <w:r>
        <w:rPr>
          <w:rFonts w:ascii="Arial" w:hAnsi="Arial" w:cs="Arial"/>
          <w:color w:val="000000" w:themeColor="text1"/>
        </w:rPr>
        <w:fldChar w:fldCharType="end"/>
      </w:r>
    </w:p>
    <w:p w14:paraId="1AA69EA0" w14:textId="6088C621" w:rsidR="00CD67E3" w:rsidRDefault="00CD67E3" w:rsidP="00A61B04">
      <w:pPr>
        <w:rPr>
          <w:rFonts w:ascii="Arial" w:hAnsi="Arial" w:cs="Arial"/>
          <w:color w:val="000000" w:themeColor="text1"/>
        </w:rPr>
      </w:pPr>
    </w:p>
    <w:p w14:paraId="42A7A62C" w14:textId="349EB0B0" w:rsidR="00C5235A" w:rsidRPr="00CD67E3" w:rsidRDefault="00C5235A" w:rsidP="00A61B04">
      <w:pPr>
        <w:rPr>
          <w:rFonts w:ascii="Arial" w:hAnsi="Arial" w:cs="Arial"/>
          <w:color w:val="000000" w:themeColor="text1"/>
        </w:rPr>
      </w:pPr>
      <w:r>
        <w:rPr>
          <w:rFonts w:ascii="Arial" w:hAnsi="Arial" w:cs="Arial"/>
          <w:color w:val="000000" w:themeColor="text1"/>
        </w:rPr>
        <w:t>From here, look for two files:  MMPS.py and requirements.txt</w:t>
      </w:r>
    </w:p>
    <w:p w14:paraId="3141B3ED" w14:textId="34C33B49" w:rsidR="00A61B04" w:rsidRDefault="00A61B04" w:rsidP="00A61B04"/>
    <w:p w14:paraId="083E4C84" w14:textId="7BB127CF" w:rsidR="00A61B04" w:rsidRDefault="00C5235A" w:rsidP="00A61B04">
      <w:r>
        <w:rPr>
          <w:rFonts w:ascii="Arial" w:hAnsi="Arial" w:cs="Arial"/>
          <w:noProof/>
          <w:color w:val="000000" w:themeColor="text1"/>
        </w:rPr>
        <mc:AlternateContent>
          <mc:Choice Requires="wps">
            <w:drawing>
              <wp:anchor distT="0" distB="0" distL="114300" distR="114300" simplePos="0" relativeHeight="251669504" behindDoc="0" locked="0" layoutInCell="1" allowOverlap="1" wp14:anchorId="56513CD7" wp14:editId="3FEAA63F">
                <wp:simplePos x="0" y="0"/>
                <wp:positionH relativeFrom="column">
                  <wp:posOffset>1345522</wp:posOffset>
                </wp:positionH>
                <wp:positionV relativeFrom="paragraph">
                  <wp:posOffset>1098356</wp:posOffset>
                </wp:positionV>
                <wp:extent cx="2417574" cy="111286"/>
                <wp:effectExtent l="12700" t="12700" r="8255" b="15875"/>
                <wp:wrapNone/>
                <wp:docPr id="158730351" name="Rectangle 3"/>
                <wp:cNvGraphicFramePr/>
                <a:graphic xmlns:a="http://schemas.openxmlformats.org/drawingml/2006/main">
                  <a:graphicData uri="http://schemas.microsoft.com/office/word/2010/wordprocessingShape">
                    <wps:wsp>
                      <wps:cNvSpPr/>
                      <wps:spPr>
                        <a:xfrm>
                          <a:off x="0" y="0"/>
                          <a:ext cx="2417574" cy="111286"/>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16067" id="Rectangle 3" o:spid="_x0000_s1026" style="position:absolute;margin-left:105.95pt;margin-top:86.5pt;width:190.35pt;height: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" filled="f" strokecolor="#c00000" strokeweight="2.25pt"/>
            </w:pict>
          </mc:Fallback>
        </mc:AlternateContent>
      </w:r>
      <w:r>
        <w:rPr>
          <w:rFonts w:ascii="Arial" w:hAnsi="Arial" w:cs="Arial"/>
          <w:noProof/>
          <w:color w:val="000000" w:themeColor="text1"/>
        </w:rPr>
        <mc:AlternateContent>
          <mc:Choice Requires="wps">
            <w:drawing>
              <wp:anchor distT="0" distB="0" distL="114300" distR="114300" simplePos="0" relativeHeight="251667456" behindDoc="0" locked="0" layoutInCell="1" allowOverlap="1" wp14:anchorId="3892732E" wp14:editId="15DF4669">
                <wp:simplePos x="0" y="0"/>
                <wp:positionH relativeFrom="column">
                  <wp:posOffset>1348353</wp:posOffset>
                </wp:positionH>
                <wp:positionV relativeFrom="paragraph">
                  <wp:posOffset>1640808</wp:posOffset>
                </wp:positionV>
                <wp:extent cx="2417574" cy="157781"/>
                <wp:effectExtent l="12700" t="12700" r="8255" b="7620"/>
                <wp:wrapNone/>
                <wp:docPr id="1823619546" name="Rectangle 3"/>
                <wp:cNvGraphicFramePr/>
                <a:graphic xmlns:a="http://schemas.openxmlformats.org/drawingml/2006/main">
                  <a:graphicData uri="http://schemas.microsoft.com/office/word/2010/wordprocessingShape">
                    <wps:wsp>
                      <wps:cNvSpPr/>
                      <wps:spPr>
                        <a:xfrm>
                          <a:off x="0" y="0"/>
                          <a:ext cx="2417574" cy="157781"/>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F7060" id="Rectangle 3" o:spid="_x0000_s1026" style="position:absolute;margin-left:106.15pt;margin-top:129.2pt;width:190.35pt;height:1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" filled="f" strokecolor="#c00000" strokeweight="2.25pt"/>
            </w:pict>
          </mc:Fallback>
        </mc:AlternateContent>
      </w:r>
      <w:r>
        <w:rPr>
          <w:noProof/>
        </w:rPr>
        <w:drawing>
          <wp:inline distT="0" distB="0" distL="0" distR="0" wp14:anchorId="755E051D" wp14:editId="3D2DC7CA">
            <wp:extent cx="5943600" cy="3115310"/>
            <wp:effectExtent l="0" t="0" r="0" b="0"/>
            <wp:docPr id="89042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4585" name="Picture 18509045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14:paraId="7243135D" w14:textId="09FB63DF" w:rsidR="00A61B04" w:rsidRDefault="00C5235A" w:rsidP="00A61B04">
      <w:r>
        <w:t xml:space="preserve">MMPS.py contains the same executable python script that launches MMPS as the downloadable app </w:t>
      </w:r>
      <w:r w:rsidR="00241F5D">
        <w:t>does but</w:t>
      </w:r>
      <w:r>
        <w:t xml:space="preserve"> does not include any packages used within or the coding language itself. </w:t>
      </w:r>
    </w:p>
    <w:p w14:paraId="639BEE0A" w14:textId="2AB54423" w:rsidR="00853F58" w:rsidRDefault="00241F5D" w:rsidP="00A61B04">
      <w:r>
        <w:t>Requirments.txt is a plain text file that contains the specific packages and versions needed to run MMPS. If you execute the MMPS script WITHOUT these packages, the script will crash. Again, the MMPS app avoids this by bundling them together for you.</w:t>
      </w:r>
      <w:r w:rsidR="00671A6F">
        <w:t xml:space="preserve"> </w:t>
      </w:r>
      <w:r w:rsidR="00853F58">
        <w:t>Next, we need to download the packages MMPS.py uses. This is contained in the requirements.txt file.</w:t>
      </w:r>
    </w:p>
    <w:p w14:paraId="3FF9E912" w14:textId="1042DCBA" w:rsidR="00853F58" w:rsidRDefault="00671A6F" w:rsidP="00A61B04">
      <w:r>
        <w:t>Once done, o</w:t>
      </w:r>
      <w:r w:rsidR="00853F58">
        <w:t xml:space="preserve">pen the </w:t>
      </w:r>
      <w:r>
        <w:t xml:space="preserve">Python </w:t>
      </w:r>
      <w:r w:rsidR="00853F58">
        <w:t>IDLE shell from earlier.</w:t>
      </w:r>
    </w:p>
    <w:p w14:paraId="1B926D6E" w14:textId="13D8F1AF" w:rsidR="00853F58" w:rsidRDefault="00853F58" w:rsidP="00A61B04">
      <w:r>
        <w:rPr>
          <w:noProof/>
        </w:rPr>
        <w:lastRenderedPageBreak/>
        <w:drawing>
          <wp:inline distT="0" distB="0" distL="0" distR="0" wp14:anchorId="04BC8239" wp14:editId="3EDDDBB7">
            <wp:extent cx="5943600" cy="3334385"/>
            <wp:effectExtent l="0" t="0" r="0" b="5715"/>
            <wp:docPr id="2129615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5466" name="Picture 21296154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p>
    <w:p w14:paraId="2B98B931" w14:textId="77777777" w:rsidR="00310110" w:rsidRDefault="00310110" w:rsidP="00A61B04"/>
    <w:p w14:paraId="0A2A0D36" w14:textId="7B73FC08" w:rsidR="00853F58" w:rsidRDefault="00310110" w:rsidP="00A61B04">
      <w:r>
        <w:t>Now we need to install the packages MMPS.py uses. To do so:</w:t>
      </w:r>
    </w:p>
    <w:p w14:paraId="2E151FDC" w14:textId="77777777" w:rsidR="00310110" w:rsidRDefault="00310110" w:rsidP="00A61B04"/>
    <w:p w14:paraId="2AE59059" w14:textId="1780D62A" w:rsidR="00853F58" w:rsidRPr="00853F58" w:rsidRDefault="00853F58" w:rsidP="00853F58">
      <w:pPr>
        <w:rPr>
          <w:b/>
          <w:bCs/>
        </w:rPr>
      </w:pPr>
      <w:r w:rsidRPr="00853F58">
        <w:rPr>
          <w:b/>
          <w:bCs/>
        </w:rPr>
        <w:t>TYPE OR COPY TH</w:t>
      </w:r>
      <w:r w:rsidR="00310110">
        <w:rPr>
          <w:b/>
          <w:bCs/>
        </w:rPr>
        <w:t>E</w:t>
      </w:r>
      <w:r w:rsidRPr="00853F58">
        <w:rPr>
          <w:b/>
          <w:bCs/>
        </w:rPr>
        <w:t xml:space="preserve"> CODE</w:t>
      </w:r>
      <w:r w:rsidR="00310110">
        <w:rPr>
          <w:b/>
          <w:bCs/>
        </w:rPr>
        <w:t xml:space="preserve"> BELOW</w:t>
      </w:r>
      <w:r w:rsidRPr="00853F58">
        <w:rPr>
          <w:b/>
          <w:bCs/>
        </w:rPr>
        <w:t xml:space="preserve"> INTO THE IDLE SH</w:t>
      </w:r>
      <w:r w:rsidR="00310110">
        <w:rPr>
          <w:b/>
          <w:bCs/>
        </w:rPr>
        <w:t>ELL AND HIT ENTER AFTER EACH LINE</w:t>
      </w:r>
      <w:r w:rsidR="00F01342">
        <w:rPr>
          <w:b/>
          <w:bCs/>
        </w:rPr>
        <w:t>!</w:t>
      </w:r>
    </w:p>
    <w:p w14:paraId="2D6E7C85" w14:textId="76E42ED5" w:rsidR="00853F58" w:rsidRPr="009D4108" w:rsidRDefault="00853F58" w:rsidP="00853F58">
      <w:pPr>
        <w:rPr>
          <w:b/>
          <w:bCs/>
          <w:color w:val="00B050"/>
          <w:sz w:val="18"/>
          <w:szCs w:val="18"/>
        </w:rPr>
      </w:pPr>
      <w:r w:rsidRPr="009D4108">
        <w:rPr>
          <w:b/>
          <w:bCs/>
          <w:color w:val="00B050"/>
          <w:sz w:val="18"/>
          <w:szCs w:val="18"/>
        </w:rPr>
        <w:t>import subprocess</w:t>
      </w:r>
    </w:p>
    <w:p w14:paraId="02ABC45A" w14:textId="77777777" w:rsidR="00853F58" w:rsidRPr="009D4108" w:rsidRDefault="00853F58" w:rsidP="00853F58">
      <w:pPr>
        <w:rPr>
          <w:b/>
          <w:bCs/>
          <w:color w:val="00B050"/>
          <w:sz w:val="18"/>
          <w:szCs w:val="18"/>
        </w:rPr>
      </w:pPr>
      <w:r w:rsidRPr="009D4108">
        <w:rPr>
          <w:b/>
          <w:bCs/>
          <w:color w:val="00B050"/>
          <w:sz w:val="18"/>
          <w:szCs w:val="18"/>
        </w:rPr>
        <w:t>import sys</w:t>
      </w:r>
    </w:p>
    <w:p w14:paraId="481D8E4F" w14:textId="1E14CB51" w:rsidR="00853F58" w:rsidRDefault="00853F58" w:rsidP="009A6204">
      <w:pPr>
        <w:rPr>
          <w:b/>
          <w:bCs/>
          <w:color w:val="00B050"/>
          <w:sz w:val="18"/>
          <w:szCs w:val="18"/>
        </w:rPr>
      </w:pPr>
      <w:r w:rsidRPr="009D4108">
        <w:rPr>
          <w:b/>
          <w:bCs/>
          <w:color w:val="00B050"/>
          <w:sz w:val="18"/>
          <w:szCs w:val="18"/>
        </w:rPr>
        <w:t>subprocess.check_call([sys.executable, "-m", "pip", "install", "-r",</w:t>
      </w:r>
      <w:r w:rsidR="009A6204" w:rsidRPr="009D4108">
        <w:rPr>
          <w:b/>
          <w:bCs/>
          <w:color w:val="00B050"/>
          <w:sz w:val="18"/>
          <w:szCs w:val="18"/>
        </w:rPr>
        <w:t xml:space="preserve"> </w:t>
      </w:r>
      <w:r w:rsidRPr="009D4108">
        <w:rPr>
          <w:b/>
          <w:bCs/>
          <w:color w:val="00B050"/>
          <w:sz w:val="18"/>
          <w:szCs w:val="18"/>
          <w:highlight w:val="yellow"/>
        </w:rPr>
        <w:t>"/Users/dc00086/Downloads/requirements.txt"])</w:t>
      </w:r>
    </w:p>
    <w:p w14:paraId="13E633D3" w14:textId="77777777" w:rsidR="009D4108" w:rsidRDefault="009D4108" w:rsidP="009A6204">
      <w:pPr>
        <w:rPr>
          <w:b/>
          <w:bCs/>
          <w:color w:val="00B050"/>
          <w:sz w:val="18"/>
          <w:szCs w:val="18"/>
        </w:rPr>
      </w:pPr>
    </w:p>
    <w:p w14:paraId="30E47FD5" w14:textId="1D485250" w:rsidR="009D4108" w:rsidRPr="009D4108" w:rsidRDefault="009D4108" w:rsidP="009A6204">
      <w:pPr>
        <w:rPr>
          <w:rFonts w:ascii="Arial" w:hAnsi="Arial" w:cs="Arial"/>
          <w:color w:val="000000" w:themeColor="text1"/>
        </w:rPr>
      </w:pPr>
      <w:r>
        <w:rPr>
          <w:rFonts w:ascii="Arial" w:hAnsi="Arial" w:cs="Arial"/>
          <w:color w:val="000000" w:themeColor="text1"/>
        </w:rPr>
        <w:t>Notice</w:t>
      </w:r>
      <w:r w:rsidR="00965EB4">
        <w:rPr>
          <w:rFonts w:ascii="Arial" w:hAnsi="Arial" w:cs="Arial"/>
          <w:color w:val="000000" w:themeColor="text1"/>
        </w:rPr>
        <w:t xml:space="preserve"> </w:t>
      </w:r>
      <w:r>
        <w:rPr>
          <w:rFonts w:ascii="Arial" w:hAnsi="Arial" w:cs="Arial"/>
          <w:color w:val="000000" w:themeColor="text1"/>
        </w:rPr>
        <w:t xml:space="preserve">the highlighted section. This is the path to your requirements.txt file. An example is provided, but </w:t>
      </w:r>
      <w:r w:rsidR="00965EB4">
        <w:rPr>
          <w:rFonts w:ascii="Arial" w:hAnsi="Arial" w:cs="Arial"/>
          <w:color w:val="000000" w:themeColor="text1"/>
        </w:rPr>
        <w:t>the entire highlighted region must be updated with your path</w:t>
      </w:r>
      <w:r w:rsidR="00304C76">
        <w:rPr>
          <w:rFonts w:ascii="Arial" w:hAnsi="Arial" w:cs="Arial"/>
          <w:color w:val="000000" w:themeColor="text1"/>
        </w:rPr>
        <w:t xml:space="preserve"> (our file is not saved in the exact same spot in your computer after all!)</w:t>
      </w:r>
      <w:r w:rsidR="00965EB4">
        <w:rPr>
          <w:rFonts w:ascii="Arial" w:hAnsi="Arial" w:cs="Arial"/>
          <w:color w:val="000000" w:themeColor="text1"/>
        </w:rPr>
        <w:t>.</w:t>
      </w:r>
      <w:r w:rsidR="00F01342">
        <w:rPr>
          <w:rFonts w:ascii="Arial" w:hAnsi="Arial" w:cs="Arial"/>
          <w:color w:val="000000" w:themeColor="text1"/>
        </w:rPr>
        <w:t xml:space="preserve"> When you run it, the last line may take some time as it is checking to see if the packages are already downloaded (most likely not if this is your first time with Python) and if they are not downloaded, it will do it for you. Below is the example output. The “0” denotes it ran without error. If you see any other messages that state the package names, it is because they needed downloaded</w:t>
      </w:r>
      <w:r w:rsidR="00304C76">
        <w:rPr>
          <w:rFonts w:ascii="Arial" w:hAnsi="Arial" w:cs="Arial"/>
          <w:color w:val="000000" w:themeColor="text1"/>
        </w:rPr>
        <w:t>,</w:t>
      </w:r>
      <w:r w:rsidR="00F01342">
        <w:rPr>
          <w:rFonts w:ascii="Arial" w:hAnsi="Arial" w:cs="Arial"/>
          <w:color w:val="000000" w:themeColor="text1"/>
        </w:rPr>
        <w:t xml:space="preserve"> whereas here, they have already been installed.</w:t>
      </w:r>
    </w:p>
    <w:p w14:paraId="5B999FEB" w14:textId="77777777" w:rsidR="00A61B04" w:rsidRPr="009D4108" w:rsidRDefault="00A61B04" w:rsidP="00A61B04">
      <w:pPr>
        <w:rPr>
          <w:b/>
          <w:bCs/>
          <w:color w:val="00B050"/>
          <w:sz w:val="22"/>
          <w:szCs w:val="22"/>
        </w:rPr>
      </w:pPr>
    </w:p>
    <w:p w14:paraId="37B35632" w14:textId="55ED76B0" w:rsidR="009A6204" w:rsidRDefault="00F01342" w:rsidP="00A61B04">
      <w:r>
        <w:rPr>
          <w:noProof/>
        </w:rPr>
        <w:lastRenderedPageBreak/>
        <w:drawing>
          <wp:inline distT="0" distB="0" distL="0" distR="0" wp14:anchorId="11EF2EA2" wp14:editId="7B5DB499">
            <wp:extent cx="5943600" cy="518795"/>
            <wp:effectExtent l="0" t="0" r="0" b="1905"/>
            <wp:docPr id="1024846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6051" name="Picture 10248460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8795"/>
                    </a:xfrm>
                    <a:prstGeom prst="rect">
                      <a:avLst/>
                    </a:prstGeom>
                  </pic:spPr>
                </pic:pic>
              </a:graphicData>
            </a:graphic>
          </wp:inline>
        </w:drawing>
      </w:r>
    </w:p>
    <w:p w14:paraId="56CE55A3" w14:textId="77777777" w:rsidR="00F01342" w:rsidRDefault="00F01342" w:rsidP="00A61B04"/>
    <w:p w14:paraId="6B85F472" w14:textId="5DF0EE52" w:rsidR="00F01342" w:rsidRPr="00F01342" w:rsidRDefault="00F01342" w:rsidP="00A61B04">
      <w:pPr>
        <w:rPr>
          <w:rFonts w:ascii="Arial" w:hAnsi="Arial" w:cs="Arial"/>
        </w:rPr>
      </w:pPr>
      <w:r w:rsidRPr="00F01342">
        <w:rPr>
          <w:rFonts w:ascii="Arial" w:hAnsi="Arial" w:cs="Arial"/>
        </w:rPr>
        <w:t xml:space="preserve">Next, run this statement to check if they are loaded correctly. </w:t>
      </w:r>
    </w:p>
    <w:p w14:paraId="1015300B" w14:textId="6679632C" w:rsidR="00F01342" w:rsidRDefault="00F01342" w:rsidP="00A61B04">
      <w:r w:rsidRPr="00F01342">
        <w:rPr>
          <w:b/>
          <w:bCs/>
          <w:color w:val="00B050"/>
          <w:sz w:val="18"/>
          <w:szCs w:val="18"/>
        </w:rPr>
        <w:t xml:space="preserve">import </w:t>
      </w:r>
      <w:proofErr w:type="spellStart"/>
      <w:r w:rsidRPr="00F01342">
        <w:rPr>
          <w:b/>
          <w:bCs/>
          <w:color w:val="00B050"/>
          <w:sz w:val="18"/>
          <w:szCs w:val="18"/>
        </w:rPr>
        <w:t>numpy</w:t>
      </w:r>
      <w:proofErr w:type="spellEnd"/>
      <w:r w:rsidRPr="00F01342">
        <w:rPr>
          <w:b/>
          <w:bCs/>
          <w:color w:val="00B050"/>
          <w:sz w:val="18"/>
          <w:szCs w:val="18"/>
        </w:rPr>
        <w:t xml:space="preserve">, PIL, </w:t>
      </w:r>
      <w:proofErr w:type="spellStart"/>
      <w:r w:rsidRPr="00F01342">
        <w:rPr>
          <w:b/>
          <w:bCs/>
          <w:color w:val="00B050"/>
          <w:sz w:val="18"/>
          <w:szCs w:val="18"/>
        </w:rPr>
        <w:t>tifffile</w:t>
      </w:r>
      <w:proofErr w:type="spellEnd"/>
      <w:r w:rsidRPr="00F01342">
        <w:rPr>
          <w:b/>
          <w:bCs/>
          <w:color w:val="00B050"/>
          <w:sz w:val="18"/>
          <w:szCs w:val="18"/>
        </w:rPr>
        <w:t xml:space="preserve">, </w:t>
      </w:r>
      <w:proofErr w:type="spellStart"/>
      <w:r w:rsidRPr="00F01342">
        <w:rPr>
          <w:b/>
          <w:bCs/>
          <w:color w:val="00B050"/>
          <w:sz w:val="18"/>
          <w:szCs w:val="18"/>
        </w:rPr>
        <w:t>skimage</w:t>
      </w:r>
      <w:proofErr w:type="spellEnd"/>
      <w:r w:rsidRPr="00F01342">
        <w:rPr>
          <w:b/>
          <w:bCs/>
          <w:color w:val="00B050"/>
          <w:sz w:val="18"/>
          <w:szCs w:val="18"/>
        </w:rPr>
        <w:t xml:space="preserve">, </w:t>
      </w:r>
      <w:proofErr w:type="spellStart"/>
      <w:r w:rsidRPr="00F01342">
        <w:rPr>
          <w:b/>
          <w:bCs/>
          <w:color w:val="00B050"/>
          <w:sz w:val="18"/>
          <w:szCs w:val="18"/>
        </w:rPr>
        <w:t>scipy</w:t>
      </w:r>
      <w:proofErr w:type="spellEnd"/>
      <w:r w:rsidRPr="00F01342">
        <w:rPr>
          <w:b/>
          <w:bCs/>
          <w:color w:val="00B050"/>
          <w:sz w:val="18"/>
          <w:szCs w:val="18"/>
        </w:rPr>
        <w:t>, matplotlib, cv2, PyQt5</w:t>
      </w:r>
    </w:p>
    <w:p w14:paraId="747B7650" w14:textId="054F3713" w:rsidR="00F01342" w:rsidRPr="00F01342" w:rsidRDefault="007403C4" w:rsidP="00A61B04">
      <w:pPr>
        <w:rPr>
          <w:rFonts w:ascii="Arial" w:hAnsi="Arial" w:cs="Arial"/>
        </w:rPr>
      </w:pPr>
      <w:r>
        <w:rPr>
          <w:rFonts w:ascii="Arial" w:hAnsi="Arial" w:cs="Arial"/>
        </w:rPr>
        <w:t xml:space="preserve">If there is no error, you are ready for the next step. </w:t>
      </w:r>
      <w:r w:rsidR="00F01342" w:rsidRPr="00F01342">
        <w:rPr>
          <w:rFonts w:ascii="Arial" w:hAnsi="Arial" w:cs="Arial"/>
        </w:rPr>
        <w:t>Now, you are finally ready to run the MMPS.py script. Paste this in the shell,</w:t>
      </w:r>
    </w:p>
    <w:p w14:paraId="62D178DF" w14:textId="77777777" w:rsidR="00F01342" w:rsidRDefault="00F01342" w:rsidP="00A61B04">
      <w:pPr>
        <w:rPr>
          <w:b/>
          <w:bCs/>
          <w:color w:val="00B050"/>
          <w:sz w:val="18"/>
          <w:szCs w:val="18"/>
        </w:rPr>
      </w:pPr>
    </w:p>
    <w:p w14:paraId="4864F59B" w14:textId="2458195B" w:rsidR="00F01342" w:rsidRDefault="00F01342" w:rsidP="00A61B04">
      <w:pPr>
        <w:rPr>
          <w:b/>
          <w:bCs/>
          <w:color w:val="00B050"/>
          <w:sz w:val="18"/>
          <w:szCs w:val="18"/>
        </w:rPr>
      </w:pPr>
      <w:r w:rsidRPr="00F01342">
        <w:rPr>
          <w:b/>
          <w:bCs/>
          <w:color w:val="00B050"/>
          <w:sz w:val="18"/>
          <w:szCs w:val="18"/>
        </w:rPr>
        <w:t>exec(open('/</w:t>
      </w:r>
      <w:r w:rsidRPr="00F01342">
        <w:rPr>
          <w:b/>
          <w:bCs/>
          <w:color w:val="00B050"/>
          <w:sz w:val="18"/>
          <w:szCs w:val="18"/>
          <w:highlight w:val="yellow"/>
        </w:rPr>
        <w:t>Users/dc00086/Downloads/MMPSJOVE.py</w:t>
      </w:r>
      <w:r w:rsidRPr="009E7FF7">
        <w:rPr>
          <w:b/>
          <w:bCs/>
          <w:color w:val="00B050"/>
          <w:sz w:val="18"/>
          <w:szCs w:val="18"/>
        </w:rPr>
        <w:t>'</w:t>
      </w:r>
      <w:r w:rsidRPr="00F01342">
        <w:rPr>
          <w:b/>
          <w:bCs/>
          <w:color w:val="00B050"/>
          <w:sz w:val="18"/>
          <w:szCs w:val="18"/>
        </w:rPr>
        <w:t>).read())</w:t>
      </w:r>
    </w:p>
    <w:p w14:paraId="14353C07" w14:textId="77777777" w:rsidR="00F01342" w:rsidRPr="00F01342" w:rsidRDefault="00F01342" w:rsidP="00A61B04">
      <w:pPr>
        <w:rPr>
          <w:b/>
          <w:bCs/>
          <w:color w:val="000000" w:themeColor="text1"/>
          <w:sz w:val="18"/>
          <w:szCs w:val="18"/>
        </w:rPr>
      </w:pPr>
    </w:p>
    <w:p w14:paraId="6A1FDC6A" w14:textId="7617E7F6" w:rsidR="00F01342" w:rsidRDefault="00F01342" w:rsidP="00A61B04">
      <w:pPr>
        <w:rPr>
          <w:rFonts w:ascii="Arial" w:hAnsi="Arial" w:cs="Arial"/>
          <w:color w:val="000000" w:themeColor="text1"/>
        </w:rPr>
      </w:pPr>
      <w:r w:rsidRPr="00F01342">
        <w:rPr>
          <w:rFonts w:ascii="Arial" w:hAnsi="Arial" w:cs="Arial"/>
          <w:color w:val="000000" w:themeColor="text1"/>
        </w:rPr>
        <w:t>Once again</w:t>
      </w:r>
      <w:r>
        <w:rPr>
          <w:rFonts w:ascii="Arial" w:hAnsi="Arial" w:cs="Arial"/>
          <w:color w:val="000000" w:themeColor="text1"/>
        </w:rPr>
        <w:t>, replace the highlighted section with your file path. When complete, you should see MMPS opened!</w:t>
      </w:r>
    </w:p>
    <w:p w14:paraId="5EE8108B" w14:textId="77777777" w:rsidR="00F01342" w:rsidRDefault="00F01342" w:rsidP="00A61B04">
      <w:pPr>
        <w:rPr>
          <w:rFonts w:ascii="Arial" w:hAnsi="Arial" w:cs="Arial"/>
          <w:color w:val="000000" w:themeColor="text1"/>
        </w:rPr>
      </w:pPr>
    </w:p>
    <w:p w14:paraId="3F620D14" w14:textId="2F9C7EB3" w:rsidR="00F01342" w:rsidRDefault="00F01342" w:rsidP="00A61B04">
      <w:pPr>
        <w:rPr>
          <w:rFonts w:ascii="Arial" w:hAnsi="Arial" w:cs="Arial"/>
          <w:color w:val="000000" w:themeColor="text1"/>
        </w:rPr>
      </w:pPr>
      <w:r>
        <w:rPr>
          <w:noProof/>
        </w:rPr>
        <w:drawing>
          <wp:inline distT="0" distB="0" distL="0" distR="0" wp14:anchorId="21B568FA" wp14:editId="652FF1D7">
            <wp:extent cx="5943600" cy="3038475"/>
            <wp:effectExtent l="0" t="0" r="0" b="0"/>
            <wp:docPr id="548969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22415" name="Picture 13933224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64BC7CC8" w14:textId="77777777" w:rsidR="003E16D8" w:rsidRDefault="003E16D8" w:rsidP="00A61B04">
      <w:pPr>
        <w:rPr>
          <w:rFonts w:ascii="Arial" w:hAnsi="Arial" w:cs="Arial"/>
          <w:color w:val="000000" w:themeColor="text1"/>
        </w:rPr>
      </w:pPr>
    </w:p>
    <w:p w14:paraId="1D03CA87" w14:textId="2F9098A2" w:rsidR="003E16D8" w:rsidRPr="00F01342" w:rsidRDefault="003E16D8" w:rsidP="00A61B04">
      <w:pPr>
        <w:rPr>
          <w:rFonts w:ascii="Arial" w:hAnsi="Arial" w:cs="Arial"/>
          <w:color w:val="000000" w:themeColor="text1"/>
        </w:rPr>
      </w:pPr>
      <w:r>
        <w:rPr>
          <w:rFonts w:ascii="Arial" w:hAnsi="Arial" w:cs="Arial"/>
          <w:color w:val="000000" w:themeColor="text1"/>
        </w:rPr>
        <w:t xml:space="preserve">You can now proceed to the </w:t>
      </w:r>
      <w:proofErr w:type="spellStart"/>
      <w:r>
        <w:rPr>
          <w:rFonts w:ascii="Arial" w:hAnsi="Arial" w:cs="Arial"/>
          <w:color w:val="000000" w:themeColor="text1"/>
        </w:rPr>
        <w:t>JoVE</w:t>
      </w:r>
      <w:proofErr w:type="spellEnd"/>
      <w:r>
        <w:rPr>
          <w:rFonts w:ascii="Arial" w:hAnsi="Arial" w:cs="Arial"/>
          <w:color w:val="000000" w:themeColor="text1"/>
        </w:rPr>
        <w:t xml:space="preserve"> article or the MMPS Guide.docx!</w:t>
      </w:r>
    </w:p>
    <w:sectPr w:rsidR="003E16D8" w:rsidRPr="00F01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ick Cicala">
    <w15:presenceInfo w15:providerId="AD" w15:userId="S::dc00086@mail.wvu.edu::5e9887ec-84fc-47f8-9bc1-d43458ceef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D3"/>
    <w:rsid w:val="00241F5D"/>
    <w:rsid w:val="00304C76"/>
    <w:rsid w:val="00310110"/>
    <w:rsid w:val="003D5EF2"/>
    <w:rsid w:val="003E16D8"/>
    <w:rsid w:val="003F0607"/>
    <w:rsid w:val="004F5942"/>
    <w:rsid w:val="00536226"/>
    <w:rsid w:val="00671A6F"/>
    <w:rsid w:val="007403C4"/>
    <w:rsid w:val="00853F58"/>
    <w:rsid w:val="00965EB4"/>
    <w:rsid w:val="009A6204"/>
    <w:rsid w:val="009D4108"/>
    <w:rsid w:val="009E7FF7"/>
    <w:rsid w:val="009F3EBA"/>
    <w:rsid w:val="00A43645"/>
    <w:rsid w:val="00A61B04"/>
    <w:rsid w:val="00AC1EC7"/>
    <w:rsid w:val="00C44AD3"/>
    <w:rsid w:val="00C5235A"/>
    <w:rsid w:val="00CD67E3"/>
    <w:rsid w:val="00E624CF"/>
    <w:rsid w:val="00E94D2C"/>
    <w:rsid w:val="00F01342"/>
    <w:rsid w:val="00FA1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189678"/>
  <w15:chartTrackingRefBased/>
  <w15:docId w15:val="{8F729CEA-D4D2-734C-BE85-4F41E2372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EF2"/>
  </w:style>
  <w:style w:type="paragraph" w:styleId="Heading1">
    <w:name w:val="heading 1"/>
    <w:basedOn w:val="Normal"/>
    <w:next w:val="Normal"/>
    <w:link w:val="Heading1Char"/>
    <w:uiPriority w:val="9"/>
    <w:qFormat/>
    <w:rsid w:val="00C44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D3"/>
    <w:rPr>
      <w:rFonts w:eastAsiaTheme="majorEastAsia" w:cstheme="majorBidi"/>
      <w:color w:val="272727" w:themeColor="text1" w:themeTint="D8"/>
    </w:rPr>
  </w:style>
  <w:style w:type="paragraph" w:styleId="Title">
    <w:name w:val="Title"/>
    <w:basedOn w:val="Normal"/>
    <w:next w:val="Normal"/>
    <w:link w:val="TitleChar"/>
    <w:uiPriority w:val="10"/>
    <w:qFormat/>
    <w:rsid w:val="00C44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D3"/>
    <w:pPr>
      <w:spacing w:before="160"/>
      <w:jc w:val="center"/>
    </w:pPr>
    <w:rPr>
      <w:i/>
      <w:iCs/>
      <w:color w:val="404040" w:themeColor="text1" w:themeTint="BF"/>
    </w:rPr>
  </w:style>
  <w:style w:type="character" w:customStyle="1" w:styleId="QuoteChar">
    <w:name w:val="Quote Char"/>
    <w:basedOn w:val="DefaultParagraphFont"/>
    <w:link w:val="Quote"/>
    <w:uiPriority w:val="29"/>
    <w:rsid w:val="00C44AD3"/>
    <w:rPr>
      <w:i/>
      <w:iCs/>
      <w:color w:val="404040" w:themeColor="text1" w:themeTint="BF"/>
    </w:rPr>
  </w:style>
  <w:style w:type="paragraph" w:styleId="ListParagraph">
    <w:name w:val="List Paragraph"/>
    <w:basedOn w:val="Normal"/>
    <w:uiPriority w:val="34"/>
    <w:qFormat/>
    <w:rsid w:val="00C44AD3"/>
    <w:pPr>
      <w:ind w:left="720"/>
      <w:contextualSpacing/>
    </w:pPr>
  </w:style>
  <w:style w:type="character" w:styleId="IntenseEmphasis">
    <w:name w:val="Intense Emphasis"/>
    <w:basedOn w:val="DefaultParagraphFont"/>
    <w:uiPriority w:val="21"/>
    <w:qFormat/>
    <w:rsid w:val="00C44AD3"/>
    <w:rPr>
      <w:i/>
      <w:iCs/>
      <w:color w:val="2F5496" w:themeColor="accent1" w:themeShade="BF"/>
    </w:rPr>
  </w:style>
  <w:style w:type="paragraph" w:styleId="IntenseQuote">
    <w:name w:val="Intense Quote"/>
    <w:basedOn w:val="Normal"/>
    <w:next w:val="Normal"/>
    <w:link w:val="IntenseQuoteChar"/>
    <w:uiPriority w:val="30"/>
    <w:qFormat/>
    <w:rsid w:val="00C44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AD3"/>
    <w:rPr>
      <w:i/>
      <w:iCs/>
      <w:color w:val="2F5496" w:themeColor="accent1" w:themeShade="BF"/>
    </w:rPr>
  </w:style>
  <w:style w:type="character" w:styleId="IntenseReference">
    <w:name w:val="Intense Reference"/>
    <w:basedOn w:val="DefaultParagraphFont"/>
    <w:uiPriority w:val="32"/>
    <w:qFormat/>
    <w:rsid w:val="00C44AD3"/>
    <w:rPr>
      <w:b/>
      <w:bCs/>
      <w:smallCaps/>
      <w:color w:val="2F5496" w:themeColor="accent1" w:themeShade="BF"/>
      <w:spacing w:val="5"/>
    </w:rPr>
  </w:style>
  <w:style w:type="character" w:styleId="Hyperlink">
    <w:name w:val="Hyperlink"/>
    <w:basedOn w:val="DefaultParagraphFont"/>
    <w:uiPriority w:val="99"/>
    <w:unhideWhenUsed/>
    <w:rsid w:val="00E94D2C"/>
    <w:rPr>
      <w:color w:val="0563C1" w:themeColor="hyperlink"/>
      <w:u w:val="single"/>
    </w:rPr>
  </w:style>
  <w:style w:type="character" w:styleId="UnresolvedMention">
    <w:name w:val="Unresolved Mention"/>
    <w:basedOn w:val="DefaultParagraphFont"/>
    <w:uiPriority w:val="99"/>
    <w:semiHidden/>
    <w:unhideWhenUsed/>
    <w:rsid w:val="00E94D2C"/>
    <w:rPr>
      <w:color w:val="605E5C"/>
      <w:shd w:val="clear" w:color="auto" w:fill="E1DFDD"/>
    </w:rPr>
  </w:style>
  <w:style w:type="character" w:styleId="FollowedHyperlink">
    <w:name w:val="FollowedHyperlink"/>
    <w:basedOn w:val="DefaultParagraphFont"/>
    <w:uiPriority w:val="99"/>
    <w:semiHidden/>
    <w:unhideWhenUsed/>
    <w:rsid w:val="00C523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www.python.org/downloads/windows/" TargetMode="Externa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www.python.org/downloads/macos/"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hyperlink" Target="https://github.com/NeurodegenerativePharmaceuticalLab/Mapping-Microglia-Parameters-Software/releases/tag/v1.00" TargetMode="Externa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Cicala</dc:creator>
  <cp:keywords/>
  <dc:description/>
  <cp:lastModifiedBy>Dominick Cicala</cp:lastModifiedBy>
  <cp:revision>17</cp:revision>
  <dcterms:created xsi:type="dcterms:W3CDTF">2026-05-07T13:57:00Z</dcterms:created>
  <dcterms:modified xsi:type="dcterms:W3CDTF">2026-05-07T17:09:00Z</dcterms:modified>
</cp:coreProperties>
</file>